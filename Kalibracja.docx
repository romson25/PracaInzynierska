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291B5" w14:textId="77777777" w:rsidR="005F1019" w:rsidRDefault="005F1019" w:rsidP="005F1019">
      <w:pPr>
        <w:pStyle w:val="Nagwek3"/>
      </w:pPr>
      <w:bookmarkStart w:id="0" w:name="_Toc446708238"/>
      <w:r>
        <w:t>Kalibracja</w:t>
      </w:r>
      <w:bookmarkEnd w:id="0"/>
    </w:p>
    <w:p w14:paraId="4D3CA59E" w14:textId="77777777" w:rsidR="005F1019" w:rsidRPr="00E3079F" w:rsidRDefault="005F1019" w:rsidP="005F1019"/>
    <w:p w14:paraId="10C764D2" w14:textId="77777777" w:rsidR="00F36052" w:rsidRDefault="00737F7C" w:rsidP="001829A7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Kalibracja jest bardzo ważnym etapem podczas rekonstrukcji obiektów z wykorzysta</w:t>
      </w:r>
      <w:r w:rsidR="009D262F">
        <w:rPr>
          <w:rFonts w:asciiTheme="majorHAnsi" w:hAnsiTheme="majorHAnsi"/>
        </w:rPr>
        <w:t xml:space="preserve">niem technik fotogrametrycznych. </w:t>
      </w:r>
      <w:r w:rsidR="00C9409F">
        <w:rPr>
          <w:rFonts w:asciiTheme="majorHAnsi" w:hAnsiTheme="majorHAnsi"/>
        </w:rPr>
        <w:t>Jej zadaniem jest zbadanie geometrii kamery, tj. wyznaczenie jej parametrów</w:t>
      </w:r>
      <w:r w:rsidR="001829A7">
        <w:rPr>
          <w:rFonts w:asciiTheme="majorHAnsi" w:hAnsiTheme="majorHAnsi"/>
        </w:rPr>
        <w:t>:</w:t>
      </w:r>
    </w:p>
    <w:p w14:paraId="75A0FD67" w14:textId="77777777" w:rsidR="00F36052" w:rsidRDefault="00F36052" w:rsidP="00F36052">
      <w:pPr>
        <w:pStyle w:val="Akapitzlist"/>
        <w:numPr>
          <w:ilvl w:val="0"/>
          <w:numId w:val="7"/>
        </w:numPr>
        <w:rPr>
          <w:rFonts w:asciiTheme="majorHAnsi" w:hAnsiTheme="majorHAnsi"/>
        </w:rPr>
      </w:pPr>
      <w:r w:rsidRPr="008F7DEF">
        <w:rPr>
          <w:rFonts w:asciiTheme="majorHAnsi" w:hAnsiTheme="majorHAnsi"/>
        </w:rPr>
        <w:t>Zewnętrznych</w:t>
      </w:r>
    </w:p>
    <w:p w14:paraId="3C263CF9" w14:textId="4333441D" w:rsidR="00F36052" w:rsidRPr="008F7DEF" w:rsidRDefault="00F36052" w:rsidP="00F36052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Zalicza się do nich ortogonalną macierz rotacji R oraz wektor przesunięcia t. Parametry zewnętrzne informują o pozycji kamery w globalnym układzie współrzędnych</w:t>
      </w:r>
      <w:ins w:id="1" w:author="remigiusz.brzebrzycki@gmail.com" w:date="2016-04-12T13:03:00Z">
        <w:r w:rsidR="00FA6866">
          <w:rPr>
            <w:rFonts w:asciiTheme="majorHAnsi" w:hAnsiTheme="majorHAnsi"/>
          </w:rPr>
          <w:t xml:space="preserve"> UWG</w:t>
        </w:r>
      </w:ins>
    </w:p>
    <w:p w14:paraId="21FDED4F" w14:textId="77777777" w:rsidR="00F36052" w:rsidRDefault="00F36052" w:rsidP="00F36052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 w:rsidRPr="008F7DEF">
        <w:rPr>
          <w:rFonts w:asciiTheme="majorHAnsi" w:hAnsiTheme="majorHAnsi"/>
        </w:rPr>
        <w:t>Wewnętrznych</w:t>
      </w:r>
    </w:p>
    <w:p w14:paraId="2585A2CD" w14:textId="0E34A0D2" w:rsidR="00F36052" w:rsidRDefault="00F36052" w:rsidP="00F36052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Przez parametry wewnętrzne rozumie się wszystkie te, które uzupełniają macierz kalibracji</w:t>
      </w:r>
      <w:ins w:id="2" w:author="remigiusz.brzebrzycki@gmail.com" w:date="2016-04-12T13:04:00Z">
        <w:r w:rsidR="00FA6866">
          <w:rPr>
            <w:rFonts w:asciiTheme="majorHAnsi" w:hAnsiTheme="majorHAnsi"/>
          </w:rPr>
          <w:t xml:space="preserve"> K</w:t>
        </w:r>
      </w:ins>
      <w:r>
        <w:rPr>
          <w:rFonts w:asciiTheme="majorHAnsi" w:hAnsiTheme="majorHAnsi"/>
        </w:rPr>
        <w:t xml:space="preserve">. </w:t>
      </w:r>
      <w:commentRangeStart w:id="3"/>
      <w:r>
        <w:rPr>
          <w:rFonts w:asciiTheme="majorHAnsi" w:hAnsiTheme="majorHAnsi"/>
        </w:rPr>
        <w:t xml:space="preserve">W skład tej, </w:t>
      </w:r>
      <w:ins w:id="4" w:author="remigiusz.brzebrzycki@gmail.com" w:date="2016-04-12T13:04:00Z">
        <w:r w:rsidR="00FA6866">
          <w:rPr>
            <w:rFonts w:asciiTheme="majorHAnsi" w:hAnsiTheme="majorHAnsi"/>
          </w:rPr>
          <w:t xml:space="preserve">która została </w:t>
        </w:r>
      </w:ins>
      <w:r>
        <w:rPr>
          <w:rFonts w:asciiTheme="majorHAnsi" w:hAnsiTheme="majorHAnsi"/>
        </w:rPr>
        <w:t xml:space="preserve">przedstawionej w poprzednim rozdziale </w:t>
      </w:r>
      <w:commentRangeEnd w:id="3"/>
      <w:r w:rsidR="008C182D">
        <w:rPr>
          <w:rStyle w:val="Odwoaniedokomentarza"/>
        </w:rPr>
        <w:commentReference w:id="3"/>
      </w:r>
      <w:r>
        <w:rPr>
          <w:rFonts w:asciiTheme="majorHAnsi" w:hAnsiTheme="majorHAnsi"/>
        </w:rPr>
        <w:t>wchodziły:</w:t>
      </w:r>
    </w:p>
    <w:p w14:paraId="12C367AB" w14:textId="77777777" w:rsidR="00F36052" w:rsidRPr="001D46AB" w:rsidRDefault="00F36052" w:rsidP="00F36052">
      <w:pPr>
        <w:pStyle w:val="Akapitzlist"/>
        <w:numPr>
          <w:ilvl w:val="1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Odległość</w:t>
      </w:r>
      <w:r w:rsidRPr="001D46AB">
        <w:rPr>
          <w:rFonts w:asciiTheme="majorHAnsi" w:hAnsiTheme="majorHAnsi"/>
        </w:rPr>
        <w:t xml:space="preserve"> ogniskowa 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</w:p>
    <w:p w14:paraId="6D6CD2C0" w14:textId="77777777" w:rsidR="00F36052" w:rsidRPr="001D46AB" w:rsidRDefault="00F36052" w:rsidP="00F36052">
      <w:pPr>
        <w:pStyle w:val="Akapitzlist"/>
        <w:numPr>
          <w:ilvl w:val="1"/>
          <w:numId w:val="5"/>
        </w:numPr>
        <w:rPr>
          <w:rFonts w:asciiTheme="majorHAnsi" w:hAnsiTheme="majorHAnsi"/>
        </w:rPr>
      </w:pPr>
      <w:r w:rsidRPr="001D46AB">
        <w:rPr>
          <w:rFonts w:asciiTheme="majorHAnsi" w:hAnsiTheme="majorHAnsi"/>
        </w:rPr>
        <w:t xml:space="preserve">Współrzędne punktu głównego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1D46AB">
        <w:rPr>
          <w:rFonts w:asciiTheme="majorHAnsi" w:hAnsiTheme="majorHAnsi"/>
        </w:rPr>
        <w:t xml:space="preserve"> </w:t>
      </w:r>
      <w:r w:rsidRPr="001D46AB">
        <w:rPr>
          <w:rFonts w:ascii="Cambria Math" w:hAnsi="Cambria Math"/>
        </w:rPr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02DE0278" w14:textId="77777777" w:rsidR="00F36052" w:rsidRPr="001D46AB" w:rsidRDefault="00F36052" w:rsidP="00F36052">
      <w:pPr>
        <w:pStyle w:val="Akapitzlist"/>
        <w:numPr>
          <w:ilvl w:val="1"/>
          <w:numId w:val="5"/>
        </w:numPr>
        <w:rPr>
          <w:rFonts w:asciiTheme="majorHAnsi" w:hAnsiTheme="majorHAnsi"/>
        </w:rPr>
      </w:pPr>
      <w:r w:rsidRPr="001D46AB">
        <w:rPr>
          <w:rFonts w:asciiTheme="majorHAnsi" w:hAnsiTheme="majorHAnsi"/>
        </w:rPr>
        <w:t xml:space="preserve">Współczynniki skalujące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1D46AB">
        <w:rPr>
          <w:rFonts w:asciiTheme="majorHAnsi" w:hAnsiTheme="majorHAnsi"/>
        </w:rPr>
        <w:t xml:space="preserve"> 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1D46AB">
        <w:rPr>
          <w:rFonts w:asciiTheme="majorHAnsi" w:hAnsiTheme="majorHAnsi"/>
        </w:rPr>
        <w:t xml:space="preserve"> </w:t>
      </w:r>
    </w:p>
    <w:p w14:paraId="5BBC463E" w14:textId="07F7BF9A" w:rsidR="00F36052" w:rsidRDefault="008C259C" w:rsidP="001829A7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Dysponując wiedzą na temat ww. parametrów</w:t>
      </w:r>
      <w:ins w:id="5" w:author="remigiusz.brzebrzycki@gmail.com" w:date="2016-04-12T13:06:00Z">
        <w:r w:rsidR="008C182D">
          <w:rPr>
            <w:rFonts w:asciiTheme="majorHAnsi" w:hAnsiTheme="majorHAnsi"/>
          </w:rPr>
          <w:t xml:space="preserve">, </w:t>
        </w:r>
      </w:ins>
      <w:del w:id="6" w:author="remigiusz.brzebrzycki@gmail.com" w:date="2016-04-12T13:06:00Z">
        <w:r w:rsidDel="008C182D">
          <w:rPr>
            <w:rFonts w:asciiTheme="majorHAnsi" w:hAnsiTheme="majorHAnsi"/>
          </w:rPr>
          <w:delText xml:space="preserve"> kamery </w:delText>
        </w:r>
      </w:del>
      <w:r>
        <w:rPr>
          <w:rFonts w:asciiTheme="majorHAnsi" w:hAnsiTheme="majorHAnsi"/>
        </w:rPr>
        <w:t xml:space="preserve">możliwe jest wykonanie </w:t>
      </w:r>
      <w:r w:rsidR="0020013C">
        <w:rPr>
          <w:rFonts w:asciiTheme="majorHAnsi" w:hAnsiTheme="majorHAnsi"/>
        </w:rPr>
        <w:t xml:space="preserve">dokładnej rekonstrukcji, która zawierać będzie metryczne informacje o badanym obiekcie. Niemniej jednak, cyfrową reprezentację obiektu można </w:t>
      </w:r>
      <w:r w:rsidR="00D6459E">
        <w:rPr>
          <w:rFonts w:asciiTheme="majorHAnsi" w:hAnsiTheme="majorHAnsi"/>
        </w:rPr>
        <w:t xml:space="preserve">przeprowadzić również bez tych parametrów, co  </w:t>
      </w:r>
      <w:del w:id="7" w:author="remigiusz.brzebrzycki@gmail.com" w:date="2016-04-12T13:10:00Z">
        <w:r w:rsidR="00D6459E" w:rsidDel="008436DB">
          <w:rPr>
            <w:rFonts w:asciiTheme="majorHAnsi" w:hAnsiTheme="majorHAnsi"/>
          </w:rPr>
          <w:delText>oczywiście wiąże się z ilością informacji jakie będą w niej zawarte</w:delText>
        </w:r>
      </w:del>
      <w:ins w:id="8" w:author="remigiusz.brzebrzycki@gmail.com" w:date="2016-04-12T13:10:00Z">
        <w:r w:rsidR="008436DB">
          <w:rPr>
            <w:rFonts w:asciiTheme="majorHAnsi" w:hAnsiTheme="majorHAnsi"/>
          </w:rPr>
          <w:t>zostało opisane w poniższej tabeli</w:t>
        </w:r>
      </w:ins>
      <w:r w:rsidR="00D6459E">
        <w:rPr>
          <w:rFonts w:asciiTheme="majorHAnsi" w:hAnsiTheme="majorHAnsi"/>
        </w:rPr>
        <w:t>.</w:t>
      </w:r>
    </w:p>
    <w:tbl>
      <w:tblPr>
        <w:tblStyle w:val="Tabelalisty3akcent1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D6459E" w14:paraId="2EAD1717" w14:textId="77777777" w:rsidTr="00207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64" w:type="dxa"/>
            <w:vAlign w:val="center"/>
          </w:tcPr>
          <w:p w14:paraId="3D2159AA" w14:textId="4B614D63" w:rsidR="00D6459E" w:rsidRDefault="00D6459E" w:rsidP="00207869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Znajomość parametrów </w:t>
            </w:r>
            <w:r w:rsidR="00207869">
              <w:rPr>
                <w:rFonts w:asciiTheme="majorHAnsi" w:hAnsiTheme="majorHAnsi"/>
              </w:rPr>
              <w:br/>
            </w:r>
            <w:r>
              <w:rPr>
                <w:rFonts w:asciiTheme="majorHAnsi" w:hAnsiTheme="majorHAnsi"/>
              </w:rPr>
              <w:t xml:space="preserve">układu </w:t>
            </w:r>
            <w:r w:rsidR="00B278CF">
              <w:rPr>
                <w:rFonts w:asciiTheme="majorHAnsi" w:hAnsiTheme="majorHAnsi"/>
              </w:rPr>
              <w:t>stereoskopowego</w:t>
            </w:r>
          </w:p>
        </w:tc>
        <w:tc>
          <w:tcPr>
            <w:tcW w:w="5098" w:type="dxa"/>
            <w:vAlign w:val="center"/>
          </w:tcPr>
          <w:p w14:paraId="4379B1F7" w14:textId="5E450EC6" w:rsidR="00D6459E" w:rsidRDefault="00B278CF" w:rsidP="002078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Możliwość rekonstrukcji trójwymiarowej</w:t>
            </w:r>
          </w:p>
        </w:tc>
      </w:tr>
      <w:tr w:rsidR="00D6459E" w14:paraId="1DA5ABBC" w14:textId="77777777" w:rsidTr="00207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vAlign w:val="center"/>
          </w:tcPr>
          <w:p w14:paraId="415B9656" w14:textId="39AF8B6E" w:rsidR="00D6459E" w:rsidRPr="003E396B" w:rsidRDefault="00B278CF" w:rsidP="00207869">
            <w:pPr>
              <w:jc w:val="center"/>
              <w:rPr>
                <w:rFonts w:asciiTheme="majorHAnsi" w:hAnsiTheme="majorHAnsi"/>
                <w:b w:val="0"/>
              </w:rPr>
            </w:pPr>
            <w:r w:rsidRPr="003E396B">
              <w:rPr>
                <w:rFonts w:asciiTheme="majorHAnsi" w:hAnsiTheme="majorHAnsi"/>
                <w:b w:val="0"/>
              </w:rPr>
              <w:t xml:space="preserve">Parametry wewnętrzne oraz </w:t>
            </w:r>
            <w:r w:rsidR="003E396B">
              <w:rPr>
                <w:rFonts w:asciiTheme="majorHAnsi" w:hAnsiTheme="majorHAnsi"/>
                <w:b w:val="0"/>
              </w:rPr>
              <w:br/>
            </w:r>
            <w:r w:rsidRPr="003E396B">
              <w:rPr>
                <w:rFonts w:asciiTheme="majorHAnsi" w:hAnsiTheme="majorHAnsi"/>
                <w:b w:val="0"/>
              </w:rPr>
              <w:t>zewnętrzne układu</w:t>
            </w:r>
          </w:p>
        </w:tc>
        <w:tc>
          <w:tcPr>
            <w:tcW w:w="5098" w:type="dxa"/>
            <w:vAlign w:val="center"/>
          </w:tcPr>
          <w:p w14:paraId="71A337EE" w14:textId="08309B7C" w:rsidR="00D6459E" w:rsidRDefault="00B278CF" w:rsidP="002078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Współrzędne bezwzględne</w:t>
            </w:r>
            <w:r w:rsidR="00207869">
              <w:rPr>
                <w:rFonts w:asciiTheme="majorHAnsi" w:hAnsiTheme="majorHAnsi"/>
              </w:rPr>
              <w:t xml:space="preserve"> </w:t>
            </w:r>
            <w:r w:rsidR="00207869">
              <w:rPr>
                <w:rFonts w:asciiTheme="majorHAnsi" w:hAnsiTheme="majorHAnsi"/>
              </w:rPr>
              <w:br/>
            </w:r>
            <w:r>
              <w:rPr>
                <w:rFonts w:asciiTheme="majorHAnsi" w:hAnsiTheme="majorHAnsi"/>
              </w:rPr>
              <w:t>(rekonstrukcja dokładna, triangulacja)</w:t>
            </w:r>
          </w:p>
        </w:tc>
      </w:tr>
      <w:tr w:rsidR="00D6459E" w14:paraId="6219A87E" w14:textId="77777777" w:rsidTr="002078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vAlign w:val="center"/>
          </w:tcPr>
          <w:p w14:paraId="77BA11F4" w14:textId="1BB1DE76" w:rsidR="00D6459E" w:rsidRPr="003E396B" w:rsidRDefault="00B278CF" w:rsidP="00207869">
            <w:pPr>
              <w:jc w:val="center"/>
              <w:rPr>
                <w:rFonts w:asciiTheme="majorHAnsi" w:hAnsiTheme="majorHAnsi"/>
                <w:b w:val="0"/>
              </w:rPr>
            </w:pPr>
            <w:r w:rsidRPr="003E396B">
              <w:rPr>
                <w:rFonts w:asciiTheme="majorHAnsi" w:hAnsiTheme="majorHAnsi"/>
                <w:b w:val="0"/>
              </w:rPr>
              <w:t>Tylko parametry wewnętrzne</w:t>
            </w:r>
          </w:p>
        </w:tc>
        <w:tc>
          <w:tcPr>
            <w:tcW w:w="5098" w:type="dxa"/>
            <w:vAlign w:val="center"/>
          </w:tcPr>
          <w:p w14:paraId="384FA27F" w14:textId="18F782EB" w:rsidR="00D6459E" w:rsidRDefault="00B278CF" w:rsidP="002078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Rekonstrukcja z dokładnością do </w:t>
            </w:r>
            <w:r w:rsidR="00106C79">
              <w:rPr>
                <w:rFonts w:asciiTheme="majorHAnsi" w:hAnsiTheme="majorHAnsi"/>
              </w:rPr>
              <w:t xml:space="preserve">pewnego </w:t>
            </w:r>
            <w:r w:rsidR="007D4B3B">
              <w:rPr>
                <w:rFonts w:asciiTheme="majorHAnsi" w:hAnsiTheme="majorHAnsi"/>
              </w:rPr>
              <w:br/>
            </w:r>
            <w:r w:rsidR="00106C79">
              <w:rPr>
                <w:rFonts w:asciiTheme="majorHAnsi" w:hAnsiTheme="majorHAnsi"/>
              </w:rPr>
              <w:t>(przeważenie nieznanego) współczynnika skalującego</w:t>
            </w:r>
          </w:p>
        </w:tc>
      </w:tr>
      <w:tr w:rsidR="00D6459E" w14:paraId="2915C2C4" w14:textId="77777777" w:rsidTr="00207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vAlign w:val="center"/>
          </w:tcPr>
          <w:p w14:paraId="0D61D91F" w14:textId="4D9C9AC4" w:rsidR="00D6459E" w:rsidRPr="003E396B" w:rsidRDefault="00B278CF" w:rsidP="00207869">
            <w:pPr>
              <w:jc w:val="center"/>
              <w:rPr>
                <w:rFonts w:asciiTheme="majorHAnsi" w:hAnsiTheme="majorHAnsi"/>
                <w:b w:val="0"/>
              </w:rPr>
            </w:pPr>
            <w:r w:rsidRPr="003E396B">
              <w:rPr>
                <w:rFonts w:asciiTheme="majorHAnsi" w:hAnsiTheme="majorHAnsi"/>
                <w:b w:val="0"/>
              </w:rPr>
              <w:t xml:space="preserve">Brak informacji o </w:t>
            </w:r>
            <w:r w:rsidR="00207869">
              <w:rPr>
                <w:rFonts w:asciiTheme="majorHAnsi" w:hAnsiTheme="majorHAnsi"/>
                <w:b w:val="0"/>
              </w:rPr>
              <w:t xml:space="preserve">parametrach </w:t>
            </w:r>
            <w:r w:rsidRPr="003E396B">
              <w:rPr>
                <w:rFonts w:asciiTheme="majorHAnsi" w:hAnsiTheme="majorHAnsi"/>
                <w:b w:val="0"/>
              </w:rPr>
              <w:t xml:space="preserve">wewnętrznych oraz </w:t>
            </w:r>
            <w:r w:rsidR="001135C7">
              <w:rPr>
                <w:rFonts w:asciiTheme="majorHAnsi" w:hAnsiTheme="majorHAnsi"/>
                <w:b w:val="0"/>
              </w:rPr>
              <w:br/>
            </w:r>
            <w:r w:rsidRPr="003E396B">
              <w:rPr>
                <w:rFonts w:asciiTheme="majorHAnsi" w:hAnsiTheme="majorHAnsi"/>
                <w:b w:val="0"/>
              </w:rPr>
              <w:t>przekształceniach zewnętrznych</w:t>
            </w:r>
          </w:p>
        </w:tc>
        <w:tc>
          <w:tcPr>
            <w:tcW w:w="5098" w:type="dxa"/>
            <w:vAlign w:val="center"/>
          </w:tcPr>
          <w:p w14:paraId="7DD32A96" w14:textId="0BEA33F6" w:rsidR="00D6459E" w:rsidRDefault="00106C79" w:rsidP="001135C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  <w:pPrChange w:id="9" w:author="remigiusz.brzebrzycki@gmail.com" w:date="2016-04-12T13:01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Theme="majorHAnsi" w:hAnsiTheme="majorHAnsi"/>
              </w:rPr>
              <w:t xml:space="preserve">Rekonstrukcja z dokładnością do pewnego </w:t>
            </w:r>
            <w:r w:rsidR="007D4B3B">
              <w:rPr>
                <w:rFonts w:asciiTheme="majorHAnsi" w:hAnsiTheme="majorHAnsi"/>
              </w:rPr>
              <w:br/>
            </w:r>
            <w:r>
              <w:rPr>
                <w:rFonts w:asciiTheme="majorHAnsi" w:hAnsiTheme="majorHAnsi"/>
              </w:rPr>
              <w:t xml:space="preserve">(przeważnie nieznanego) </w:t>
            </w:r>
            <w:r w:rsidR="007D4B3B">
              <w:rPr>
                <w:rFonts w:asciiTheme="majorHAnsi" w:hAnsiTheme="majorHAnsi"/>
              </w:rPr>
              <w:t>p</w:t>
            </w:r>
            <w:r>
              <w:rPr>
                <w:rFonts w:asciiTheme="majorHAnsi" w:hAnsiTheme="majorHAnsi"/>
              </w:rPr>
              <w:t xml:space="preserve">rzekształcenia </w:t>
            </w:r>
            <w:r w:rsidR="001135C7">
              <w:rPr>
                <w:rFonts w:asciiTheme="majorHAnsi" w:hAnsiTheme="majorHAnsi"/>
              </w:rPr>
              <w:br/>
            </w:r>
            <w:r>
              <w:rPr>
                <w:rFonts w:asciiTheme="majorHAnsi" w:hAnsiTheme="majorHAnsi"/>
              </w:rPr>
              <w:t>rzutowego przestrzeni.</w:t>
            </w:r>
          </w:p>
        </w:tc>
      </w:tr>
    </w:tbl>
    <w:p w14:paraId="28CF3A7C" w14:textId="23C7CA3D" w:rsidR="00D6459E" w:rsidRPr="001135C7" w:rsidDel="001135C7" w:rsidRDefault="001135C7" w:rsidP="001135C7">
      <w:pPr>
        <w:pStyle w:val="Legenda"/>
        <w:jc w:val="center"/>
        <w:rPr>
          <w:del w:id="10" w:author="remigiusz.brzebrzycki@gmail.com" w:date="2016-04-12T13:03:00Z"/>
          <w:rFonts w:asciiTheme="majorHAnsi" w:hAnsiTheme="majorHAnsi"/>
          <w:i w:val="0"/>
          <w:rPrChange w:id="11" w:author="remigiusz.brzebrzycki@gmail.com" w:date="2016-04-12T13:02:00Z">
            <w:rPr>
              <w:del w:id="12" w:author="remigiusz.brzebrzycki@gmail.com" w:date="2016-04-12T13:03:00Z"/>
              <w:rFonts w:asciiTheme="majorHAnsi" w:hAnsiTheme="majorHAnsi"/>
            </w:rPr>
          </w:rPrChange>
        </w:rPr>
        <w:pPrChange w:id="13" w:author="remigiusz.brzebrzycki@gmail.com" w:date="2016-04-12T13:01:00Z">
          <w:pPr>
            <w:ind w:firstLine="360"/>
          </w:pPr>
        </w:pPrChange>
      </w:pPr>
      <w:ins w:id="14" w:author="remigiusz.brzebrzycki@gmail.com" w:date="2016-04-12T13:01:00Z">
        <w:r w:rsidRPr="001135C7">
          <w:rPr>
            <w:i w:val="0"/>
            <w:rPrChange w:id="15" w:author="remigiusz.brzebrzycki@gmail.com" w:date="2016-04-12T13:02:00Z">
              <w:rPr/>
            </w:rPrChange>
          </w:rPr>
          <w:t xml:space="preserve">Tabela </w:t>
        </w:r>
        <w:r w:rsidRPr="001135C7">
          <w:rPr>
            <w:i w:val="0"/>
            <w:rPrChange w:id="16" w:author="remigiusz.brzebrzycki@gmail.com" w:date="2016-04-12T13:02:00Z">
              <w:rPr/>
            </w:rPrChange>
          </w:rPr>
          <w:fldChar w:fldCharType="begin"/>
        </w:r>
        <w:r w:rsidRPr="001135C7">
          <w:rPr>
            <w:i w:val="0"/>
            <w:rPrChange w:id="17" w:author="remigiusz.brzebrzycki@gmail.com" w:date="2016-04-12T13:02:00Z">
              <w:rPr/>
            </w:rPrChange>
          </w:rPr>
          <w:instrText xml:space="preserve"> SEQ Tabela \* ARABIC </w:instrText>
        </w:r>
      </w:ins>
      <w:r w:rsidRPr="001135C7">
        <w:rPr>
          <w:i w:val="0"/>
          <w:rPrChange w:id="18" w:author="remigiusz.brzebrzycki@gmail.com" w:date="2016-04-12T13:02:00Z">
            <w:rPr/>
          </w:rPrChange>
        </w:rPr>
        <w:fldChar w:fldCharType="separate"/>
      </w:r>
      <w:ins w:id="19" w:author="remigiusz.brzebrzycki@gmail.com" w:date="2016-04-12T13:01:00Z">
        <w:r w:rsidRPr="001135C7">
          <w:rPr>
            <w:i w:val="0"/>
            <w:noProof/>
            <w:rPrChange w:id="20" w:author="remigiusz.brzebrzycki@gmail.com" w:date="2016-04-12T13:02:00Z">
              <w:rPr>
                <w:noProof/>
              </w:rPr>
            </w:rPrChange>
          </w:rPr>
          <w:t>1</w:t>
        </w:r>
        <w:r w:rsidRPr="001135C7">
          <w:rPr>
            <w:i w:val="0"/>
            <w:rPrChange w:id="21" w:author="remigiusz.brzebrzycki@gmail.com" w:date="2016-04-12T13:02:00Z">
              <w:rPr/>
            </w:rPrChange>
          </w:rPr>
          <w:fldChar w:fldCharType="end"/>
        </w:r>
      </w:ins>
      <w:ins w:id="22" w:author="remigiusz.brzebrzycki@gmail.com" w:date="2016-04-12T13:02:00Z">
        <w:r>
          <w:rPr>
            <w:i w:val="0"/>
          </w:rPr>
          <w:t xml:space="preserve"> Możliwości rekonstrukcji w zależności od dysponowanej wiedzy na temat układu stereoskopowego. Na podstawie</w:t>
        </w:r>
      </w:ins>
    </w:p>
    <w:p w14:paraId="2B6455EC" w14:textId="5C379782" w:rsidR="00940AD7" w:rsidRDefault="00940AD7" w:rsidP="001135C7">
      <w:pPr>
        <w:pStyle w:val="Legenda"/>
        <w:jc w:val="center"/>
        <w:pPrChange w:id="23" w:author="remigiusz.brzebrzycki@gmail.com" w:date="2016-04-12T13:03:00Z">
          <w:pPr>
            <w:ind w:firstLine="360"/>
          </w:pPr>
        </w:pPrChange>
      </w:pPr>
      <w:del w:id="24" w:author="remigiusz.brzebrzycki@gmail.com" w:date="2016-04-12T13:03:00Z">
        <w:r w:rsidDel="001135C7">
          <w:delText xml:space="preserve"> </w:delText>
        </w:r>
      </w:del>
    </w:p>
    <w:p w14:paraId="3E2F836E" w14:textId="1ECE051F" w:rsidR="00907C6E" w:rsidRDefault="00907C6E" w:rsidP="00907C6E">
      <w:pPr>
        <w:pStyle w:val="Podtytu"/>
      </w:pPr>
      <w:r>
        <w:t>Dystorsja</w:t>
      </w:r>
    </w:p>
    <w:p w14:paraId="22D4B5C9" w14:textId="5CDA4FAD" w:rsidR="00C12CC6" w:rsidRDefault="00C12CC6" w:rsidP="005F101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Kalibracja kamery służy także do obliczenia współczynników wielomianu dystorsji. Jest ona często spotykanym zniekształceniem obrazu, które przejawia się zwykle w postaci radialnej i tangencjalnej.</w:t>
      </w:r>
    </w:p>
    <w:p w14:paraId="26364BD2" w14:textId="77777777" w:rsidR="00707D2E" w:rsidRDefault="00707D2E" w:rsidP="00707D2E">
      <w:pPr>
        <w:keepNext/>
        <w:jc w:val="center"/>
      </w:pPr>
      <w:r w:rsidRPr="00707D2E">
        <w:rPr>
          <w:rFonts w:asciiTheme="majorHAnsi" w:hAnsiTheme="majorHAnsi"/>
          <w:noProof/>
          <w:lang w:eastAsia="pl-PL"/>
        </w:rPr>
        <w:drawing>
          <wp:inline distT="0" distB="0" distL="0" distR="0" wp14:anchorId="16E9A011" wp14:editId="652812F3">
            <wp:extent cx="1251142" cy="1620000"/>
            <wp:effectExtent l="0" t="0" r="635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14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D2E">
        <w:rPr>
          <w:rFonts w:asciiTheme="majorHAnsi" w:hAnsiTheme="majorHAnsi"/>
        </w:rPr>
        <w:t xml:space="preserve"> </w:t>
      </w:r>
      <w:r w:rsidRPr="00707D2E">
        <w:rPr>
          <w:rFonts w:asciiTheme="majorHAnsi" w:hAnsiTheme="majorHAnsi"/>
          <w:noProof/>
          <w:lang w:eastAsia="pl-PL"/>
        </w:rPr>
        <w:drawing>
          <wp:inline distT="0" distB="0" distL="0" distR="0" wp14:anchorId="6098B054" wp14:editId="3BAAA3D1">
            <wp:extent cx="1251142" cy="1620000"/>
            <wp:effectExtent l="0" t="0" r="635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14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D2E">
        <w:rPr>
          <w:rFonts w:asciiTheme="majorHAnsi" w:hAnsiTheme="majorHAnsi"/>
        </w:rPr>
        <w:t xml:space="preserve"> </w:t>
      </w:r>
      <w:r w:rsidR="00FA1DDD" w:rsidRPr="00FA1DDD">
        <w:rPr>
          <w:rFonts w:asciiTheme="majorHAnsi" w:hAnsiTheme="majorHAnsi"/>
          <w:noProof/>
          <w:lang w:eastAsia="pl-PL"/>
        </w:rPr>
        <w:drawing>
          <wp:inline distT="0" distB="0" distL="0" distR="0" wp14:anchorId="6DDFB4C0" wp14:editId="5259DDB6">
            <wp:extent cx="2438688" cy="1620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8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BE7C" w14:textId="5C9B741E" w:rsidR="00C12CC6" w:rsidRPr="00707D2E" w:rsidRDefault="00707D2E" w:rsidP="00707D2E">
      <w:pPr>
        <w:pStyle w:val="Legenda"/>
        <w:jc w:val="center"/>
        <w:rPr>
          <w:rFonts w:asciiTheme="majorHAnsi" w:hAnsiTheme="majorHAnsi"/>
          <w:i w:val="0"/>
        </w:rPr>
      </w:pPr>
      <w:r w:rsidRPr="00707D2E">
        <w:rPr>
          <w:i w:val="0"/>
        </w:rPr>
        <w:t xml:space="preserve">Rysunek </w:t>
      </w:r>
      <w:r w:rsidR="004A1685">
        <w:rPr>
          <w:i w:val="0"/>
        </w:rPr>
        <w:fldChar w:fldCharType="begin"/>
      </w:r>
      <w:r w:rsidR="004A1685">
        <w:rPr>
          <w:i w:val="0"/>
        </w:rPr>
        <w:instrText xml:space="preserve"> STYLEREF 3 \s </w:instrText>
      </w:r>
      <w:r w:rsidR="004A1685">
        <w:rPr>
          <w:i w:val="0"/>
        </w:rPr>
        <w:fldChar w:fldCharType="separate"/>
      </w:r>
      <w:r w:rsidR="004A1685">
        <w:rPr>
          <w:i w:val="0"/>
          <w:noProof/>
        </w:rPr>
        <w:t>1.1.1</w:t>
      </w:r>
      <w:r w:rsidR="004A1685">
        <w:rPr>
          <w:i w:val="0"/>
        </w:rPr>
        <w:fldChar w:fldCharType="end"/>
      </w:r>
      <w:r w:rsidR="004A1685">
        <w:rPr>
          <w:i w:val="0"/>
        </w:rPr>
        <w:t>.</w:t>
      </w:r>
      <w:r w:rsidR="004A1685">
        <w:rPr>
          <w:i w:val="0"/>
        </w:rPr>
        <w:fldChar w:fldCharType="begin"/>
      </w:r>
      <w:r w:rsidR="004A1685">
        <w:rPr>
          <w:i w:val="0"/>
        </w:rPr>
        <w:instrText xml:space="preserve"> SEQ Rysunek \* ARABIC \s 3 </w:instrText>
      </w:r>
      <w:r w:rsidR="004A1685">
        <w:rPr>
          <w:i w:val="0"/>
        </w:rPr>
        <w:fldChar w:fldCharType="separate"/>
      </w:r>
      <w:r w:rsidR="004A1685">
        <w:rPr>
          <w:i w:val="0"/>
          <w:noProof/>
        </w:rPr>
        <w:t>1</w:t>
      </w:r>
      <w:r w:rsidR="004A1685">
        <w:rPr>
          <w:i w:val="0"/>
        </w:rPr>
        <w:fldChar w:fldCharType="end"/>
      </w:r>
      <w:r>
        <w:rPr>
          <w:i w:val="0"/>
        </w:rPr>
        <w:t xml:space="preserve"> Przykłady </w:t>
      </w:r>
      <w:r w:rsidR="00B53764">
        <w:rPr>
          <w:i w:val="0"/>
        </w:rPr>
        <w:t xml:space="preserve">często spotykanych </w:t>
      </w:r>
      <w:r>
        <w:rPr>
          <w:i w:val="0"/>
        </w:rPr>
        <w:t>dystorsji</w:t>
      </w:r>
      <w:r w:rsidR="00B53764">
        <w:rPr>
          <w:i w:val="0"/>
        </w:rPr>
        <w:t xml:space="preserve"> radialnych</w:t>
      </w:r>
      <w:r>
        <w:rPr>
          <w:i w:val="0"/>
        </w:rPr>
        <w:t xml:space="preserve">. </w:t>
      </w:r>
      <w:r w:rsidR="004A1685">
        <w:rPr>
          <w:i w:val="0"/>
        </w:rPr>
        <w:br/>
      </w:r>
      <w:r>
        <w:rPr>
          <w:i w:val="0"/>
        </w:rPr>
        <w:t>Kolejno od lewej, dystorsja: beczkowa, poduszkowa, rybie oko</w:t>
      </w:r>
      <w:r w:rsidR="00B53764">
        <w:rPr>
          <w:i w:val="0"/>
        </w:rPr>
        <w:t>. Źródło Szeliski str 53.</w:t>
      </w:r>
    </w:p>
    <w:p w14:paraId="5E2290F6" w14:textId="3CC5FE69" w:rsidR="005109C2" w:rsidRDefault="00DB6580" w:rsidP="005109C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Układ optyczny każdego aparatu wprowadza do obrazu pewien stopień różnych zniekształceń. </w:t>
      </w:r>
      <w:r w:rsidR="000577D5">
        <w:rPr>
          <w:rFonts w:asciiTheme="majorHAnsi" w:hAnsiTheme="majorHAnsi"/>
        </w:rPr>
        <w:t>Dla urządzeń profesjonalnych</w:t>
      </w:r>
      <w:r w:rsidR="0075147A">
        <w:rPr>
          <w:rFonts w:asciiTheme="majorHAnsi" w:hAnsiTheme="majorHAnsi"/>
        </w:rPr>
        <w:t xml:space="preserve"> są </w:t>
      </w:r>
      <w:r w:rsidR="001C2A49">
        <w:rPr>
          <w:rFonts w:asciiTheme="majorHAnsi" w:hAnsiTheme="majorHAnsi"/>
        </w:rPr>
        <w:t xml:space="preserve">one </w:t>
      </w:r>
      <w:r w:rsidR="0075147A">
        <w:rPr>
          <w:rFonts w:asciiTheme="majorHAnsi" w:hAnsiTheme="majorHAnsi"/>
        </w:rPr>
        <w:t xml:space="preserve">dokładnie zbadane i </w:t>
      </w:r>
      <w:r w:rsidR="000577D5">
        <w:rPr>
          <w:rFonts w:asciiTheme="majorHAnsi" w:hAnsiTheme="majorHAnsi"/>
        </w:rPr>
        <w:t xml:space="preserve">szczegółowo </w:t>
      </w:r>
      <w:r w:rsidR="0075147A">
        <w:rPr>
          <w:rFonts w:asciiTheme="majorHAnsi" w:hAnsiTheme="majorHAnsi"/>
        </w:rPr>
        <w:t>opisane. Dzięki te</w:t>
      </w:r>
      <w:r w:rsidR="006B4D42">
        <w:rPr>
          <w:rFonts w:asciiTheme="majorHAnsi" w:hAnsiTheme="majorHAnsi"/>
        </w:rPr>
        <w:t xml:space="preserve">mu, </w:t>
      </w:r>
      <w:del w:id="25" w:author="remigiusz.brzebrzycki@gmail.com" w:date="2016-04-12T13:15:00Z">
        <w:r w:rsidR="00CB04B8" w:rsidDel="00321CFB">
          <w:rPr>
            <w:rFonts w:asciiTheme="majorHAnsi" w:hAnsiTheme="majorHAnsi"/>
          </w:rPr>
          <w:delText xml:space="preserve">do przeprowadzanych obliczeń </w:delText>
        </w:r>
      </w:del>
      <w:r w:rsidR="00CB04B8">
        <w:rPr>
          <w:rFonts w:asciiTheme="majorHAnsi" w:hAnsiTheme="majorHAnsi"/>
        </w:rPr>
        <w:t xml:space="preserve">można </w:t>
      </w:r>
      <w:del w:id="26" w:author="remigiusz.brzebrzycki@gmail.com" w:date="2016-04-12T13:14:00Z">
        <w:r w:rsidR="00CB04B8" w:rsidDel="00321CFB">
          <w:rPr>
            <w:rFonts w:asciiTheme="majorHAnsi" w:hAnsiTheme="majorHAnsi"/>
          </w:rPr>
          <w:delText xml:space="preserve">wprowadzić </w:delText>
        </w:r>
      </w:del>
      <w:ins w:id="27" w:author="remigiusz.brzebrzycki@gmail.com" w:date="2016-04-12T13:14:00Z">
        <w:r w:rsidR="00321CFB">
          <w:rPr>
            <w:rFonts w:asciiTheme="majorHAnsi" w:hAnsiTheme="majorHAnsi"/>
          </w:rPr>
          <w:t>nanieść</w:t>
        </w:r>
        <w:r w:rsidR="00321CFB">
          <w:rPr>
            <w:rFonts w:asciiTheme="majorHAnsi" w:hAnsiTheme="majorHAnsi"/>
          </w:rPr>
          <w:t xml:space="preserve"> </w:t>
        </w:r>
      </w:ins>
      <w:r w:rsidR="00CB04B8">
        <w:rPr>
          <w:rFonts w:asciiTheme="majorHAnsi" w:hAnsiTheme="majorHAnsi"/>
        </w:rPr>
        <w:t>odpowiednie poprawki</w:t>
      </w:r>
      <w:ins w:id="28" w:author="remigiusz.brzebrzycki@gmail.com" w:date="2016-04-12T13:15:00Z">
        <w:r w:rsidR="00321CFB">
          <w:rPr>
            <w:rFonts w:asciiTheme="majorHAnsi" w:hAnsiTheme="majorHAnsi"/>
          </w:rPr>
          <w:t xml:space="preserve"> do prowadzonych obliczeń.</w:t>
        </w:r>
      </w:ins>
      <w:del w:id="29" w:author="remigiusz.brzebrzycki@gmail.com" w:date="2016-04-12T13:15:00Z">
        <w:r w:rsidR="00CB04B8" w:rsidDel="00321CFB">
          <w:rPr>
            <w:rFonts w:asciiTheme="majorHAnsi" w:hAnsiTheme="majorHAnsi"/>
          </w:rPr>
          <w:delText>,</w:delText>
        </w:r>
      </w:del>
      <w:r w:rsidR="00CB04B8">
        <w:rPr>
          <w:rFonts w:asciiTheme="majorHAnsi" w:hAnsiTheme="majorHAnsi"/>
        </w:rPr>
        <w:t xml:space="preserve"> </w:t>
      </w:r>
      <w:del w:id="30" w:author="remigiusz.brzebrzycki@gmail.com" w:date="2016-04-12T13:15:00Z">
        <w:r w:rsidR="00CB04B8" w:rsidDel="00321CFB">
          <w:rPr>
            <w:rFonts w:asciiTheme="majorHAnsi" w:hAnsiTheme="majorHAnsi"/>
          </w:rPr>
          <w:delText>które z</w:delText>
        </w:r>
      </w:del>
      <w:del w:id="31" w:author="remigiusz.brzebrzycki@gmail.com" w:date="2016-04-12T13:17:00Z">
        <w:r w:rsidR="00CB04B8" w:rsidDel="00064D16">
          <w:rPr>
            <w:rFonts w:asciiTheme="majorHAnsi" w:hAnsiTheme="majorHAnsi"/>
          </w:rPr>
          <w:delText>mniejsz</w:delText>
        </w:r>
      </w:del>
      <w:del w:id="32" w:author="remigiusz.brzebrzycki@gmail.com" w:date="2016-04-12T13:16:00Z">
        <w:r w:rsidR="00CB04B8" w:rsidDel="00064D16">
          <w:rPr>
            <w:rFonts w:asciiTheme="majorHAnsi" w:hAnsiTheme="majorHAnsi"/>
          </w:rPr>
          <w:delText>ają</w:delText>
        </w:r>
      </w:del>
      <w:del w:id="33" w:author="remigiusz.brzebrzycki@gmail.com" w:date="2016-04-12T13:17:00Z">
        <w:r w:rsidR="00CB04B8" w:rsidDel="00064D16">
          <w:rPr>
            <w:rFonts w:asciiTheme="majorHAnsi" w:hAnsiTheme="majorHAnsi"/>
          </w:rPr>
          <w:delText xml:space="preserve"> wielkość błędu, a tam samym podn</w:delText>
        </w:r>
      </w:del>
      <w:del w:id="34" w:author="remigiusz.brzebrzycki@gmail.com" w:date="2016-04-12T13:16:00Z">
        <w:r w:rsidR="00CB04B8" w:rsidDel="00064D16">
          <w:rPr>
            <w:rFonts w:asciiTheme="majorHAnsi" w:hAnsiTheme="majorHAnsi"/>
          </w:rPr>
          <w:delText>os</w:delText>
        </w:r>
        <w:r w:rsidR="00CB04B8" w:rsidDel="00321CFB">
          <w:rPr>
            <w:rFonts w:asciiTheme="majorHAnsi" w:hAnsiTheme="majorHAnsi"/>
          </w:rPr>
          <w:delText>z</w:delText>
        </w:r>
        <w:r w:rsidR="00CB04B8" w:rsidDel="00064D16">
          <w:rPr>
            <w:rFonts w:asciiTheme="majorHAnsi" w:hAnsiTheme="majorHAnsi"/>
          </w:rPr>
          <w:delText>ą</w:delText>
        </w:r>
      </w:del>
      <w:del w:id="35" w:author="remigiusz.brzebrzycki@gmail.com" w:date="2016-04-12T13:17:00Z">
        <w:r w:rsidR="00CB04B8" w:rsidDel="00064D16">
          <w:rPr>
            <w:rFonts w:asciiTheme="majorHAnsi" w:hAnsiTheme="majorHAnsi"/>
          </w:rPr>
          <w:delText xml:space="preserve"> </w:delText>
        </w:r>
        <w:r w:rsidR="0055420A" w:rsidDel="00064D16">
          <w:rPr>
            <w:rFonts w:asciiTheme="majorHAnsi" w:hAnsiTheme="majorHAnsi"/>
          </w:rPr>
          <w:delText xml:space="preserve">wartość całej rekonstrukcji. </w:delText>
        </w:r>
      </w:del>
    </w:p>
    <w:p w14:paraId="7BA1931C" w14:textId="3D26619E" w:rsidR="00907C6E" w:rsidRDefault="00707EA3" w:rsidP="00AD624F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Sytuacja wygląda inaczej  </w:t>
      </w:r>
      <w:r w:rsidR="00313960">
        <w:rPr>
          <w:rFonts w:asciiTheme="majorHAnsi" w:hAnsiTheme="majorHAnsi"/>
        </w:rPr>
        <w:t xml:space="preserve">w przypadku zwykłych kamer i aparatów. </w:t>
      </w:r>
      <w:r w:rsidR="0055420A">
        <w:rPr>
          <w:rFonts w:asciiTheme="majorHAnsi" w:hAnsiTheme="majorHAnsi"/>
        </w:rPr>
        <w:t xml:space="preserve">Zwykłe są </w:t>
      </w:r>
      <w:r w:rsidR="00313960">
        <w:rPr>
          <w:rFonts w:asciiTheme="majorHAnsi" w:hAnsiTheme="majorHAnsi"/>
        </w:rPr>
        <w:t xml:space="preserve">one wykonane z elementów gorszej jakości co podnosi skale </w:t>
      </w:r>
      <w:r w:rsidR="00CD7F8E">
        <w:rPr>
          <w:rFonts w:asciiTheme="majorHAnsi" w:hAnsiTheme="majorHAnsi"/>
        </w:rPr>
        <w:t xml:space="preserve">aberracji. Dodatkowo ich dokumentacja techniczna </w:t>
      </w:r>
      <w:r w:rsidR="00C12CC6">
        <w:rPr>
          <w:rFonts w:asciiTheme="majorHAnsi" w:hAnsiTheme="majorHAnsi"/>
        </w:rPr>
        <w:t xml:space="preserve">nie </w:t>
      </w:r>
      <w:r w:rsidR="00CD7F8E">
        <w:rPr>
          <w:rFonts w:asciiTheme="majorHAnsi" w:hAnsiTheme="majorHAnsi"/>
        </w:rPr>
        <w:t xml:space="preserve">zawiera informacji na temat parametrów </w:t>
      </w:r>
      <w:r w:rsidR="001C2A49">
        <w:rPr>
          <w:rFonts w:asciiTheme="majorHAnsi" w:hAnsiTheme="majorHAnsi"/>
        </w:rPr>
        <w:t xml:space="preserve">technicznych </w:t>
      </w:r>
      <w:r w:rsidR="00CD7F8E">
        <w:rPr>
          <w:rFonts w:asciiTheme="majorHAnsi" w:hAnsiTheme="majorHAnsi"/>
        </w:rPr>
        <w:t>układu optycznego.</w:t>
      </w:r>
      <w:r w:rsidR="00D20014">
        <w:rPr>
          <w:rFonts w:asciiTheme="majorHAnsi" w:hAnsiTheme="majorHAnsi"/>
        </w:rPr>
        <w:t xml:space="preserve"> </w:t>
      </w:r>
      <w:r w:rsidR="00AD624F">
        <w:rPr>
          <w:rFonts w:asciiTheme="majorHAnsi" w:hAnsiTheme="majorHAnsi"/>
        </w:rPr>
        <w:t>Stąd jedyną drogą do ich wyznaczenia jest właśnie kalibracja</w:t>
      </w:r>
      <w:ins w:id="36" w:author="remigiusz.brzebrzycki@gmail.com" w:date="2016-04-12T13:17:00Z">
        <w:r w:rsidR="00064D16">
          <w:rPr>
            <w:rFonts w:asciiTheme="majorHAnsi" w:hAnsiTheme="majorHAnsi"/>
          </w:rPr>
          <w:t>.</w:t>
        </w:r>
      </w:ins>
    </w:p>
    <w:p w14:paraId="2AAA8893" w14:textId="4CCB56C8" w:rsidR="002F0DC2" w:rsidRPr="001829A7" w:rsidRDefault="006865CF" w:rsidP="001829A7">
      <w:pPr>
        <w:pStyle w:val="Podtytu"/>
      </w:pPr>
      <w:r>
        <w:t>Techniki i przebieg</w:t>
      </w:r>
      <w:r w:rsidR="00907C6E">
        <w:t xml:space="preserve"> kalibracji</w:t>
      </w:r>
    </w:p>
    <w:p w14:paraId="6B4631A3" w14:textId="55466051" w:rsidR="005F1019" w:rsidRDefault="008C4880" w:rsidP="005F101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Sposobów</w:t>
      </w:r>
      <w:r w:rsidR="00317C23">
        <w:rPr>
          <w:rFonts w:asciiTheme="majorHAnsi" w:hAnsiTheme="majorHAnsi"/>
        </w:rPr>
        <w:t xml:space="preserve"> kalibracji jest wiele, </w:t>
      </w:r>
      <w:r w:rsidR="001829A7">
        <w:rPr>
          <w:rFonts w:asciiTheme="majorHAnsi" w:hAnsiTheme="majorHAnsi"/>
        </w:rPr>
        <w:t xml:space="preserve">jednak </w:t>
      </w:r>
      <w:r w:rsidR="007F7F0E">
        <w:rPr>
          <w:rFonts w:asciiTheme="majorHAnsi" w:hAnsiTheme="majorHAnsi"/>
        </w:rPr>
        <w:t xml:space="preserve">z reguły można </w:t>
      </w:r>
      <w:ins w:id="37" w:author="remigiusz.brzebrzycki@gmail.com" w:date="2016-04-12T13:17:00Z">
        <w:r w:rsidR="00064D16">
          <w:rPr>
            <w:rFonts w:asciiTheme="majorHAnsi" w:hAnsiTheme="majorHAnsi"/>
          </w:rPr>
          <w:t xml:space="preserve">wyróżnić </w:t>
        </w:r>
      </w:ins>
      <w:r>
        <w:rPr>
          <w:rFonts w:asciiTheme="majorHAnsi" w:hAnsiTheme="majorHAnsi"/>
        </w:rPr>
        <w:t>dwie</w:t>
      </w:r>
      <w:r w:rsidR="001829A7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główne</w:t>
      </w:r>
      <w:r w:rsidR="007F7F0E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kategorie</w:t>
      </w:r>
      <w:r w:rsidR="00317C23">
        <w:rPr>
          <w:rFonts w:asciiTheme="majorHAnsi" w:hAnsiTheme="majorHAnsi"/>
        </w:rPr>
        <w:t>:</w:t>
      </w:r>
    </w:p>
    <w:p w14:paraId="7EEB29EE" w14:textId="4B2C1727" w:rsidR="00317C23" w:rsidRPr="00DD5964" w:rsidRDefault="00317C23" w:rsidP="00DD5964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 w:rsidRPr="00DD5964">
        <w:rPr>
          <w:rFonts w:asciiTheme="majorHAnsi" w:hAnsiTheme="majorHAnsi"/>
        </w:rPr>
        <w:t>K</w:t>
      </w:r>
      <w:r w:rsidR="00E44E11">
        <w:rPr>
          <w:rFonts w:asciiTheme="majorHAnsi" w:hAnsiTheme="majorHAnsi"/>
        </w:rPr>
        <w:t>alibracj</w:t>
      </w:r>
      <w:r w:rsidR="008C4880">
        <w:rPr>
          <w:rFonts w:asciiTheme="majorHAnsi" w:hAnsiTheme="majorHAnsi"/>
        </w:rPr>
        <w:t>e</w:t>
      </w:r>
      <w:r w:rsidRPr="00DD5964">
        <w:rPr>
          <w:rFonts w:asciiTheme="majorHAnsi" w:hAnsiTheme="majorHAnsi"/>
        </w:rPr>
        <w:t xml:space="preserve"> z użyciem wzorca. </w:t>
      </w:r>
      <w:r w:rsidR="00574281">
        <w:rPr>
          <w:rFonts w:asciiTheme="majorHAnsi" w:hAnsiTheme="majorHAnsi"/>
        </w:rPr>
        <w:t>W</w:t>
      </w:r>
      <w:r w:rsidRPr="00DD5964">
        <w:rPr>
          <w:rFonts w:asciiTheme="majorHAnsi" w:hAnsiTheme="majorHAnsi"/>
        </w:rPr>
        <w:t xml:space="preserve">zorcem może być </w:t>
      </w:r>
      <w:r w:rsidR="00574281">
        <w:rPr>
          <w:rFonts w:asciiTheme="majorHAnsi" w:hAnsiTheme="majorHAnsi"/>
        </w:rPr>
        <w:t>p</w:t>
      </w:r>
      <w:r w:rsidRPr="00DD5964">
        <w:rPr>
          <w:rFonts w:asciiTheme="majorHAnsi" w:hAnsiTheme="majorHAnsi"/>
        </w:rPr>
        <w:t>łas</w:t>
      </w:r>
      <w:r w:rsidR="002670FF" w:rsidRPr="00DD5964">
        <w:rPr>
          <w:rFonts w:asciiTheme="majorHAnsi" w:hAnsiTheme="majorHAnsi"/>
        </w:rPr>
        <w:t xml:space="preserve">zczyzna o teksturze szachownicy </w:t>
      </w:r>
      <w:r w:rsidR="00A626CF">
        <w:rPr>
          <w:rFonts w:asciiTheme="majorHAnsi" w:hAnsiTheme="majorHAnsi"/>
        </w:rPr>
        <w:t>lub</w:t>
      </w:r>
      <w:r w:rsidR="005109C2">
        <w:rPr>
          <w:rFonts w:asciiTheme="majorHAnsi" w:hAnsiTheme="majorHAnsi"/>
        </w:rPr>
        <w:t xml:space="preserve"> </w:t>
      </w:r>
      <w:r w:rsidR="00A626CF">
        <w:rPr>
          <w:rFonts w:asciiTheme="majorHAnsi" w:hAnsiTheme="majorHAnsi"/>
        </w:rPr>
        <w:t xml:space="preserve"> </w:t>
      </w:r>
      <w:r w:rsidR="002670FF" w:rsidRPr="00DD5964">
        <w:rPr>
          <w:rFonts w:asciiTheme="majorHAnsi" w:hAnsiTheme="majorHAnsi"/>
        </w:rPr>
        <w:t xml:space="preserve"> bryła przestrzenna o znanej geometrii.</w:t>
      </w:r>
    </w:p>
    <w:p w14:paraId="1EB48912" w14:textId="2D4C425D" w:rsidR="002670FF" w:rsidRPr="00DD5964" w:rsidRDefault="00A626CF" w:rsidP="00DD5964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Auto-kalibracj</w:t>
      </w:r>
      <w:r w:rsidR="008C4880">
        <w:rPr>
          <w:rFonts w:asciiTheme="majorHAnsi" w:hAnsiTheme="majorHAnsi"/>
        </w:rPr>
        <w:t>e</w:t>
      </w:r>
      <w:r w:rsidR="002670FF" w:rsidRPr="00DD5964">
        <w:rPr>
          <w:rFonts w:asciiTheme="majorHAnsi" w:hAnsiTheme="majorHAnsi"/>
        </w:rPr>
        <w:t xml:space="preserve">, </w:t>
      </w:r>
      <w:r w:rsidR="00A66E61">
        <w:rPr>
          <w:rFonts w:asciiTheme="majorHAnsi" w:hAnsiTheme="majorHAnsi"/>
        </w:rPr>
        <w:t>która korzysta wyłącznie z</w:t>
      </w:r>
      <w:r w:rsidR="002670FF" w:rsidRPr="00DD5964">
        <w:rPr>
          <w:rFonts w:asciiTheme="majorHAnsi" w:hAnsiTheme="majorHAnsi"/>
        </w:rPr>
        <w:t xml:space="preserve"> </w:t>
      </w:r>
      <w:r w:rsidR="00DD5964" w:rsidRPr="00DD5964">
        <w:rPr>
          <w:rFonts w:asciiTheme="majorHAnsi" w:hAnsiTheme="majorHAnsi"/>
        </w:rPr>
        <w:t>poprawnie dopasowanych par punktów.</w:t>
      </w:r>
    </w:p>
    <w:p w14:paraId="600C86B9" w14:textId="69580485" w:rsidR="00C17B42" w:rsidRDefault="009A7D95" w:rsidP="0073221F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W zależności od stawianych wymagań korzysta się z najbardziej odpowiedniej</w:t>
      </w:r>
      <w:r w:rsidR="00A66E61">
        <w:rPr>
          <w:rFonts w:asciiTheme="majorHAnsi" w:hAnsiTheme="majorHAnsi"/>
        </w:rPr>
        <w:t xml:space="preserve"> metody</w:t>
      </w:r>
      <w:r>
        <w:rPr>
          <w:rFonts w:asciiTheme="majorHAnsi" w:hAnsiTheme="majorHAnsi"/>
        </w:rPr>
        <w:t xml:space="preserve">. Najlepsze wyniki podczas rekonstrukcji uzyskuje się przy kalibracji z użyciem wzorca. </w:t>
      </w:r>
      <w:r w:rsidR="00802171">
        <w:rPr>
          <w:rFonts w:asciiTheme="majorHAnsi" w:hAnsiTheme="majorHAnsi"/>
        </w:rPr>
        <w:t>J</w:t>
      </w:r>
      <w:r w:rsidR="009A3E90">
        <w:rPr>
          <w:rFonts w:asciiTheme="majorHAnsi" w:hAnsiTheme="majorHAnsi"/>
        </w:rPr>
        <w:t xml:space="preserve">est to </w:t>
      </w:r>
      <w:r w:rsidR="00802171">
        <w:rPr>
          <w:rFonts w:asciiTheme="majorHAnsi" w:hAnsiTheme="majorHAnsi"/>
        </w:rPr>
        <w:t xml:space="preserve">niestety </w:t>
      </w:r>
      <w:r w:rsidR="009A3E90">
        <w:rPr>
          <w:rFonts w:asciiTheme="majorHAnsi" w:hAnsiTheme="majorHAnsi"/>
        </w:rPr>
        <w:t>najmniej elastyczna metoda poniew</w:t>
      </w:r>
      <w:r w:rsidR="00802171">
        <w:rPr>
          <w:rFonts w:asciiTheme="majorHAnsi" w:hAnsiTheme="majorHAnsi"/>
        </w:rPr>
        <w:t xml:space="preserve">aż, każda </w:t>
      </w:r>
      <w:r w:rsidR="000426A9">
        <w:rPr>
          <w:rFonts w:asciiTheme="majorHAnsi" w:hAnsiTheme="majorHAnsi"/>
        </w:rPr>
        <w:t xml:space="preserve">zmiana </w:t>
      </w:r>
      <w:r w:rsidR="00802171">
        <w:rPr>
          <w:rFonts w:asciiTheme="majorHAnsi" w:hAnsiTheme="majorHAnsi"/>
        </w:rPr>
        <w:t xml:space="preserve">ustawień ostrości </w:t>
      </w:r>
      <w:r w:rsidR="00A66E61">
        <w:rPr>
          <w:rFonts w:asciiTheme="majorHAnsi" w:hAnsiTheme="majorHAnsi"/>
        </w:rPr>
        <w:t xml:space="preserve">aparatu </w:t>
      </w:r>
      <w:r w:rsidR="00802171">
        <w:rPr>
          <w:rFonts w:asciiTheme="majorHAnsi" w:hAnsiTheme="majorHAnsi"/>
        </w:rPr>
        <w:t xml:space="preserve">wymusza przeprowadzenie </w:t>
      </w:r>
      <w:r w:rsidR="000426A9">
        <w:rPr>
          <w:rFonts w:asciiTheme="majorHAnsi" w:hAnsiTheme="majorHAnsi"/>
        </w:rPr>
        <w:t xml:space="preserve">kolejnej </w:t>
      </w:r>
      <w:r w:rsidR="00802171">
        <w:rPr>
          <w:rFonts w:asciiTheme="majorHAnsi" w:hAnsiTheme="majorHAnsi"/>
        </w:rPr>
        <w:t xml:space="preserve">kalibracji. </w:t>
      </w:r>
      <w:r w:rsidR="00A66E61">
        <w:rPr>
          <w:rFonts w:asciiTheme="majorHAnsi" w:hAnsiTheme="majorHAnsi"/>
        </w:rPr>
        <w:t xml:space="preserve">Rozwiązaniem </w:t>
      </w:r>
      <w:del w:id="38" w:author="remigiusz.brzebrzycki@gmail.com" w:date="2016-04-12T13:19:00Z">
        <w:r w:rsidR="00A66E61" w:rsidDel="009D1313">
          <w:rPr>
            <w:rFonts w:asciiTheme="majorHAnsi" w:hAnsiTheme="majorHAnsi"/>
          </w:rPr>
          <w:delText xml:space="preserve">mogłoby być </w:delText>
        </w:r>
        <w:r w:rsidR="000426A9" w:rsidDel="009D1313">
          <w:rPr>
            <w:rFonts w:asciiTheme="majorHAnsi" w:hAnsiTheme="majorHAnsi"/>
          </w:rPr>
          <w:delText>przejście</w:delText>
        </w:r>
      </w:del>
      <w:ins w:id="39" w:author="remigiusz.brzebrzycki@gmail.com" w:date="2016-04-12T13:19:00Z">
        <w:r w:rsidR="009D1313">
          <w:rPr>
            <w:rFonts w:asciiTheme="majorHAnsi" w:hAnsiTheme="majorHAnsi"/>
          </w:rPr>
          <w:t>tego problemu może być przejście</w:t>
        </w:r>
      </w:ins>
      <w:r w:rsidR="000426A9">
        <w:rPr>
          <w:rFonts w:asciiTheme="majorHAnsi" w:hAnsiTheme="majorHAnsi"/>
        </w:rPr>
        <w:t xml:space="preserve"> </w:t>
      </w:r>
      <w:r w:rsidR="009D4701">
        <w:rPr>
          <w:rFonts w:asciiTheme="majorHAnsi" w:hAnsiTheme="majorHAnsi"/>
        </w:rPr>
        <w:t>w</w:t>
      </w:r>
      <w:r w:rsidR="000426A9">
        <w:rPr>
          <w:rFonts w:asciiTheme="majorHAnsi" w:hAnsiTheme="majorHAnsi"/>
        </w:rPr>
        <w:t xml:space="preserve"> tryb sta</w:t>
      </w:r>
      <w:r w:rsidR="002F0DC2">
        <w:rPr>
          <w:rFonts w:asciiTheme="majorHAnsi" w:hAnsiTheme="majorHAnsi"/>
        </w:rPr>
        <w:t>łoogniskowy</w:t>
      </w:r>
      <w:r w:rsidR="009D4701">
        <w:rPr>
          <w:rFonts w:asciiTheme="majorHAnsi" w:hAnsiTheme="majorHAnsi"/>
        </w:rPr>
        <w:t xml:space="preserve">, </w:t>
      </w:r>
      <w:r w:rsidR="00190AC9">
        <w:rPr>
          <w:rFonts w:asciiTheme="majorHAnsi" w:hAnsiTheme="majorHAnsi"/>
        </w:rPr>
        <w:t>jednakże</w:t>
      </w:r>
      <w:ins w:id="40" w:author="remigiusz.brzebrzycki@gmail.com" w:date="2016-04-12T13:20:00Z">
        <w:r w:rsidR="009D1313">
          <w:rPr>
            <w:rFonts w:asciiTheme="majorHAnsi" w:hAnsiTheme="majorHAnsi"/>
          </w:rPr>
          <w:t xml:space="preserve"> </w:t>
        </w:r>
      </w:ins>
      <w:del w:id="41" w:author="remigiusz.brzebrzycki@gmail.com" w:date="2016-04-12T13:19:00Z">
        <w:r w:rsidR="00190AC9" w:rsidDel="009D1313">
          <w:rPr>
            <w:rFonts w:asciiTheme="majorHAnsi" w:hAnsiTheme="majorHAnsi"/>
          </w:rPr>
          <w:delText xml:space="preserve"> to,</w:delText>
        </w:r>
        <w:r w:rsidR="009D4701" w:rsidDel="009D1313">
          <w:rPr>
            <w:rFonts w:asciiTheme="majorHAnsi" w:hAnsiTheme="majorHAnsi"/>
          </w:rPr>
          <w:delText xml:space="preserve"> </w:delText>
        </w:r>
      </w:del>
      <w:r w:rsidR="009D4701">
        <w:rPr>
          <w:rFonts w:asciiTheme="majorHAnsi" w:hAnsiTheme="majorHAnsi"/>
        </w:rPr>
        <w:t xml:space="preserve">często bywa </w:t>
      </w:r>
      <w:ins w:id="42" w:author="remigiusz.brzebrzycki@gmail.com" w:date="2016-04-12T13:20:00Z">
        <w:r w:rsidR="009D1313">
          <w:rPr>
            <w:rFonts w:asciiTheme="majorHAnsi" w:hAnsiTheme="majorHAnsi"/>
          </w:rPr>
          <w:t xml:space="preserve">to </w:t>
        </w:r>
      </w:ins>
      <w:r w:rsidR="009D4701">
        <w:rPr>
          <w:rFonts w:asciiTheme="majorHAnsi" w:hAnsiTheme="majorHAnsi"/>
        </w:rPr>
        <w:t xml:space="preserve">mało praktyczne. </w:t>
      </w:r>
    </w:p>
    <w:p w14:paraId="67919A3B" w14:textId="3DE0ACEB" w:rsidR="006865CF" w:rsidRDefault="006865CF" w:rsidP="005F101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Kalibracja z użyciem wzorca </w:t>
      </w:r>
      <w:r w:rsidR="00B04779">
        <w:rPr>
          <w:rFonts w:asciiTheme="majorHAnsi" w:hAnsiTheme="majorHAnsi"/>
        </w:rPr>
        <w:t>sprowadza się</w:t>
      </w:r>
      <w:r w:rsidR="000A33A4">
        <w:rPr>
          <w:rFonts w:asciiTheme="majorHAnsi" w:hAnsiTheme="majorHAnsi"/>
        </w:rPr>
        <w:t xml:space="preserve"> najczęściej</w:t>
      </w:r>
      <w:r w:rsidR="00B04779">
        <w:rPr>
          <w:rFonts w:asciiTheme="majorHAnsi" w:hAnsiTheme="majorHAnsi"/>
        </w:rPr>
        <w:t xml:space="preserve"> do wykonania</w:t>
      </w:r>
      <w:r>
        <w:rPr>
          <w:rFonts w:asciiTheme="majorHAnsi" w:hAnsiTheme="majorHAnsi"/>
        </w:rPr>
        <w:t xml:space="preserve"> serii jego zdjęć z różnej perspektywy</w:t>
      </w:r>
      <w:r w:rsidR="00B04779">
        <w:rPr>
          <w:rFonts w:asciiTheme="majorHAnsi" w:hAnsiTheme="majorHAnsi"/>
        </w:rPr>
        <w:t>. Zdjęcia te są następnie analizowane przez algorytm</w:t>
      </w:r>
      <w:r w:rsidR="00EC256D">
        <w:rPr>
          <w:rFonts w:asciiTheme="majorHAnsi" w:hAnsiTheme="majorHAnsi"/>
        </w:rPr>
        <w:t xml:space="preserve">, </w:t>
      </w:r>
      <w:r w:rsidR="00B04779">
        <w:rPr>
          <w:rFonts w:asciiTheme="majorHAnsi" w:hAnsiTheme="majorHAnsi"/>
        </w:rPr>
        <w:t xml:space="preserve">który w przypadku szachownicy wyszukuje na </w:t>
      </w:r>
      <w:r w:rsidR="00F2215E">
        <w:rPr>
          <w:rFonts w:asciiTheme="majorHAnsi" w:hAnsiTheme="majorHAnsi"/>
        </w:rPr>
        <w:t xml:space="preserve">nich </w:t>
      </w:r>
      <w:r w:rsidR="0007345C">
        <w:rPr>
          <w:rFonts w:asciiTheme="majorHAnsi" w:hAnsiTheme="majorHAnsi"/>
        </w:rPr>
        <w:t>naroża czarno-białych kwadratów</w:t>
      </w:r>
      <w:r w:rsidR="00F2215E">
        <w:rPr>
          <w:rFonts w:asciiTheme="majorHAnsi" w:hAnsiTheme="majorHAnsi"/>
        </w:rPr>
        <w:t>. Wiedząc, że punkty te znajdują się w stałej, znanej odległości między sobą, wyznacza się wszystkie możliwe parametry kamery.</w:t>
      </w:r>
    </w:p>
    <w:p w14:paraId="198D3020" w14:textId="77777777" w:rsidR="004A1685" w:rsidRDefault="001B33DF" w:rsidP="004A1685">
      <w:pPr>
        <w:keepNext/>
        <w:ind w:firstLine="360"/>
        <w:jc w:val="center"/>
      </w:pPr>
      <w:r w:rsidRPr="001B33DF">
        <w:rPr>
          <w:rFonts w:asciiTheme="majorHAnsi" w:hAnsiTheme="majorHAnsi"/>
          <w:noProof/>
          <w:lang w:eastAsia="pl-PL"/>
        </w:rPr>
        <w:drawing>
          <wp:inline distT="0" distB="0" distL="0" distR="0" wp14:anchorId="605D298F" wp14:editId="1664F2F5">
            <wp:extent cx="1344914" cy="1008000"/>
            <wp:effectExtent l="0" t="0" r="8255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1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5A" w:rsidRPr="008C145A">
        <w:rPr>
          <w:rFonts w:asciiTheme="majorHAnsi" w:hAnsiTheme="majorHAnsi"/>
        </w:rPr>
        <w:t xml:space="preserve"> </w:t>
      </w:r>
      <w:r w:rsidR="008C145A" w:rsidRPr="008C145A">
        <w:rPr>
          <w:rFonts w:asciiTheme="majorHAnsi" w:hAnsiTheme="majorHAnsi"/>
          <w:noProof/>
          <w:lang w:eastAsia="pl-PL"/>
        </w:rPr>
        <w:drawing>
          <wp:inline distT="0" distB="0" distL="0" distR="0" wp14:anchorId="044380FD" wp14:editId="1A0039EB">
            <wp:extent cx="1344920" cy="1008000"/>
            <wp:effectExtent l="0" t="0" r="8255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5A" w:rsidRPr="008C145A">
        <w:rPr>
          <w:rFonts w:asciiTheme="majorHAnsi" w:hAnsiTheme="majorHAnsi"/>
        </w:rPr>
        <w:t xml:space="preserve"> </w:t>
      </w:r>
      <w:r w:rsidR="008C145A" w:rsidRPr="008C145A">
        <w:rPr>
          <w:rFonts w:asciiTheme="majorHAnsi" w:hAnsiTheme="majorHAnsi"/>
          <w:noProof/>
          <w:lang w:eastAsia="pl-PL"/>
        </w:rPr>
        <w:drawing>
          <wp:inline distT="0" distB="0" distL="0" distR="0" wp14:anchorId="2DC16BAE" wp14:editId="7F9AF1D1">
            <wp:extent cx="1344920" cy="1008000"/>
            <wp:effectExtent l="0" t="0" r="8255" b="190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5A" w:rsidRPr="008C145A">
        <w:rPr>
          <w:rFonts w:asciiTheme="majorHAnsi" w:hAnsiTheme="majorHAnsi"/>
        </w:rPr>
        <w:t xml:space="preserve"> </w:t>
      </w:r>
      <w:r w:rsidR="008C145A" w:rsidRPr="008C145A">
        <w:rPr>
          <w:rFonts w:asciiTheme="majorHAnsi" w:hAnsiTheme="majorHAnsi"/>
          <w:noProof/>
          <w:lang w:eastAsia="pl-PL"/>
        </w:rPr>
        <w:drawing>
          <wp:inline distT="0" distB="0" distL="0" distR="0" wp14:anchorId="43455F90" wp14:editId="7DB98B79">
            <wp:extent cx="1344920" cy="1008000"/>
            <wp:effectExtent l="0" t="0" r="8255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7C2B" w14:textId="1A80F399" w:rsidR="00A1325B" w:rsidRPr="004A1685" w:rsidDel="00D24EA3" w:rsidRDefault="004A1685" w:rsidP="004A1685">
      <w:pPr>
        <w:pStyle w:val="Legenda"/>
        <w:jc w:val="center"/>
        <w:rPr>
          <w:del w:id="43" w:author="remigiusz.brzebrzycki@gmail.com" w:date="2016-04-12T13:20:00Z"/>
          <w:rFonts w:asciiTheme="majorHAnsi" w:hAnsiTheme="majorHAnsi"/>
          <w:i w:val="0"/>
        </w:rPr>
      </w:pPr>
      <w:r w:rsidRPr="004A1685">
        <w:rPr>
          <w:i w:val="0"/>
        </w:rPr>
        <w:t xml:space="preserve">Rysunek </w:t>
      </w:r>
      <w:r w:rsidRPr="004A1685">
        <w:rPr>
          <w:i w:val="0"/>
        </w:rPr>
        <w:fldChar w:fldCharType="begin"/>
      </w:r>
      <w:r w:rsidRPr="004A1685">
        <w:rPr>
          <w:i w:val="0"/>
        </w:rPr>
        <w:instrText xml:space="preserve"> STYLEREF 3 \s </w:instrText>
      </w:r>
      <w:r w:rsidRPr="004A1685">
        <w:rPr>
          <w:i w:val="0"/>
        </w:rPr>
        <w:fldChar w:fldCharType="separate"/>
      </w:r>
      <w:r w:rsidRPr="004A1685">
        <w:rPr>
          <w:i w:val="0"/>
          <w:noProof/>
        </w:rPr>
        <w:t>1.1.1</w:t>
      </w:r>
      <w:r w:rsidRPr="004A1685">
        <w:rPr>
          <w:i w:val="0"/>
        </w:rPr>
        <w:fldChar w:fldCharType="end"/>
      </w:r>
      <w:r w:rsidRPr="004A1685">
        <w:rPr>
          <w:i w:val="0"/>
        </w:rPr>
        <w:t>.</w:t>
      </w:r>
      <w:r w:rsidRPr="004A1685">
        <w:rPr>
          <w:i w:val="0"/>
        </w:rPr>
        <w:fldChar w:fldCharType="begin"/>
      </w:r>
      <w:r w:rsidRPr="004A1685">
        <w:rPr>
          <w:i w:val="0"/>
        </w:rPr>
        <w:instrText xml:space="preserve"> SEQ Rysunek \* ARABIC \s 3 </w:instrText>
      </w:r>
      <w:r w:rsidRPr="004A1685">
        <w:rPr>
          <w:i w:val="0"/>
        </w:rPr>
        <w:fldChar w:fldCharType="separate"/>
      </w:r>
      <w:r w:rsidRPr="004A1685">
        <w:rPr>
          <w:i w:val="0"/>
          <w:noProof/>
        </w:rPr>
        <w:t>2</w:t>
      </w:r>
      <w:r w:rsidRPr="004A1685">
        <w:rPr>
          <w:i w:val="0"/>
        </w:rPr>
        <w:fldChar w:fldCharType="end"/>
      </w:r>
      <w:r>
        <w:rPr>
          <w:i w:val="0"/>
        </w:rPr>
        <w:t xml:space="preserve"> Zdjęcia przykładowego wzorca kalibracyjnego 3D.</w:t>
      </w:r>
      <w:bookmarkStart w:id="44" w:name="_GoBack"/>
      <w:bookmarkEnd w:id="44"/>
    </w:p>
    <w:p w14:paraId="2D19B1F8" w14:textId="4FA6B81E" w:rsidR="00430CC2" w:rsidDel="00D24EA3" w:rsidRDefault="00043CE1" w:rsidP="00043CE1">
      <w:pPr>
        <w:pStyle w:val="Nagwek3"/>
        <w:rPr>
          <w:del w:id="45" w:author="remigiusz.brzebrzycki@gmail.com" w:date="2016-04-12T13:20:00Z"/>
        </w:rPr>
      </w:pPr>
      <w:del w:id="46" w:author="remigiusz.brzebrzycki@gmail.com" w:date="2016-04-12T13:20:00Z">
        <w:r w:rsidDel="00D24EA3">
          <w:delText>Geometria epipolarna dwóch widoków</w:delText>
        </w:r>
      </w:del>
    </w:p>
    <w:p w14:paraId="570BA4FD" w14:textId="1C718BEA" w:rsidR="00043CE1" w:rsidRPr="00043CE1" w:rsidRDefault="00043CE1" w:rsidP="00D24EA3">
      <w:pPr>
        <w:pStyle w:val="Legenda"/>
        <w:jc w:val="center"/>
        <w:pPrChange w:id="47" w:author="remigiusz.brzebrzycki@gmail.com" w:date="2016-04-12T13:20:00Z">
          <w:pPr/>
        </w:pPrChange>
      </w:pPr>
    </w:p>
    <w:sectPr w:rsidR="00043CE1" w:rsidRPr="00043C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remigiusz.brzebrzycki@gmail.com" w:date="2016-04-12T13:06:00Z" w:initials="r">
    <w:p w14:paraId="352AE98C" w14:textId="54C671BC" w:rsidR="008C182D" w:rsidRDefault="008C182D">
      <w:pPr>
        <w:pStyle w:val="Tekstkomentarza"/>
      </w:pPr>
      <w:r>
        <w:rPr>
          <w:rStyle w:val="Odwoaniedokomentarza"/>
        </w:rPr>
        <w:annotationRef/>
      </w:r>
      <w:r>
        <w:t>Nie podoba mi się to zdanie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2AE98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B3CE47" w14:textId="77777777" w:rsidR="006865CF" w:rsidRDefault="006865CF" w:rsidP="006865CF">
      <w:pPr>
        <w:spacing w:after="0" w:line="240" w:lineRule="auto"/>
      </w:pPr>
      <w:r>
        <w:separator/>
      </w:r>
    </w:p>
  </w:endnote>
  <w:endnote w:type="continuationSeparator" w:id="0">
    <w:p w14:paraId="055727FB" w14:textId="77777777" w:rsidR="006865CF" w:rsidRDefault="006865CF" w:rsidP="00686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0FABDD" w14:textId="77777777" w:rsidR="006865CF" w:rsidRDefault="006865CF" w:rsidP="006865CF">
      <w:pPr>
        <w:spacing w:after="0" w:line="240" w:lineRule="auto"/>
      </w:pPr>
      <w:r>
        <w:separator/>
      </w:r>
    </w:p>
  </w:footnote>
  <w:footnote w:type="continuationSeparator" w:id="0">
    <w:p w14:paraId="2AC02FE7" w14:textId="77777777" w:rsidR="006865CF" w:rsidRDefault="006865CF" w:rsidP="006865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7DA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066F2E"/>
    <w:multiLevelType w:val="hybridMultilevel"/>
    <w:tmpl w:val="052830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464D28"/>
    <w:multiLevelType w:val="hybridMultilevel"/>
    <w:tmpl w:val="94146F1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E72DC0"/>
    <w:multiLevelType w:val="hybridMultilevel"/>
    <w:tmpl w:val="7F7C421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7F71BC"/>
    <w:multiLevelType w:val="hybridMultilevel"/>
    <w:tmpl w:val="0AB634C0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7710A0"/>
    <w:multiLevelType w:val="hybridMultilevel"/>
    <w:tmpl w:val="0C94E89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3E62A9"/>
    <w:multiLevelType w:val="hybridMultilevel"/>
    <w:tmpl w:val="5744286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emigiusz.brzebrzycki@gmail.com">
    <w15:presenceInfo w15:providerId="Windows Live" w15:userId="d4b86c45364602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019"/>
    <w:rsid w:val="000426A9"/>
    <w:rsid w:val="00043CE1"/>
    <w:rsid w:val="000577D5"/>
    <w:rsid w:val="00064D16"/>
    <w:rsid w:val="0007345C"/>
    <w:rsid w:val="000A33A4"/>
    <w:rsid w:val="000B1B51"/>
    <w:rsid w:val="000F5905"/>
    <w:rsid w:val="00106C79"/>
    <w:rsid w:val="001135C7"/>
    <w:rsid w:val="001829A7"/>
    <w:rsid w:val="00190AC9"/>
    <w:rsid w:val="001B33DF"/>
    <w:rsid w:val="001C2A49"/>
    <w:rsid w:val="001D46AB"/>
    <w:rsid w:val="0020013C"/>
    <w:rsid w:val="00207869"/>
    <w:rsid w:val="00214DD0"/>
    <w:rsid w:val="00224256"/>
    <w:rsid w:val="002670FF"/>
    <w:rsid w:val="002B0560"/>
    <w:rsid w:val="002C1C0B"/>
    <w:rsid w:val="002C1F6E"/>
    <w:rsid w:val="002E293E"/>
    <w:rsid w:val="002F0DC2"/>
    <w:rsid w:val="00313960"/>
    <w:rsid w:val="00316746"/>
    <w:rsid w:val="00317C23"/>
    <w:rsid w:val="00321CFB"/>
    <w:rsid w:val="0034384D"/>
    <w:rsid w:val="0035353F"/>
    <w:rsid w:val="003A3CAC"/>
    <w:rsid w:val="003E396B"/>
    <w:rsid w:val="00430CC2"/>
    <w:rsid w:val="004A1685"/>
    <w:rsid w:val="005109C2"/>
    <w:rsid w:val="0055420A"/>
    <w:rsid w:val="00555D9F"/>
    <w:rsid w:val="00574281"/>
    <w:rsid w:val="00583686"/>
    <w:rsid w:val="00597574"/>
    <w:rsid w:val="005F1019"/>
    <w:rsid w:val="0061236C"/>
    <w:rsid w:val="006865CF"/>
    <w:rsid w:val="006B4D42"/>
    <w:rsid w:val="006F2030"/>
    <w:rsid w:val="00707D2E"/>
    <w:rsid w:val="00707EA3"/>
    <w:rsid w:val="0073221F"/>
    <w:rsid w:val="00737F7C"/>
    <w:rsid w:val="0075147A"/>
    <w:rsid w:val="007D4B3B"/>
    <w:rsid w:val="007F7F0E"/>
    <w:rsid w:val="00802171"/>
    <w:rsid w:val="0081033D"/>
    <w:rsid w:val="008227FE"/>
    <w:rsid w:val="008436DB"/>
    <w:rsid w:val="00881FC1"/>
    <w:rsid w:val="008863F7"/>
    <w:rsid w:val="008C145A"/>
    <w:rsid w:val="008C182D"/>
    <w:rsid w:val="008C259C"/>
    <w:rsid w:val="008C4880"/>
    <w:rsid w:val="008F7DEF"/>
    <w:rsid w:val="00907C6E"/>
    <w:rsid w:val="00940AD7"/>
    <w:rsid w:val="00942D2E"/>
    <w:rsid w:val="009A3E90"/>
    <w:rsid w:val="009A7D95"/>
    <w:rsid w:val="009B6BF8"/>
    <w:rsid w:val="009D1313"/>
    <w:rsid w:val="009D262F"/>
    <w:rsid w:val="009D4701"/>
    <w:rsid w:val="009F0A9D"/>
    <w:rsid w:val="00A1325B"/>
    <w:rsid w:val="00A626CF"/>
    <w:rsid w:val="00A66E61"/>
    <w:rsid w:val="00A77614"/>
    <w:rsid w:val="00AD624F"/>
    <w:rsid w:val="00AE2492"/>
    <w:rsid w:val="00AF0A46"/>
    <w:rsid w:val="00B04779"/>
    <w:rsid w:val="00B278CF"/>
    <w:rsid w:val="00B50D88"/>
    <w:rsid w:val="00B53764"/>
    <w:rsid w:val="00B9602A"/>
    <w:rsid w:val="00BC1944"/>
    <w:rsid w:val="00BD2EA9"/>
    <w:rsid w:val="00C12CC6"/>
    <w:rsid w:val="00C17B42"/>
    <w:rsid w:val="00C9409F"/>
    <w:rsid w:val="00CA211B"/>
    <w:rsid w:val="00CA2878"/>
    <w:rsid w:val="00CB04B8"/>
    <w:rsid w:val="00CD12DC"/>
    <w:rsid w:val="00CD7F8E"/>
    <w:rsid w:val="00D20014"/>
    <w:rsid w:val="00D24EA3"/>
    <w:rsid w:val="00D6459E"/>
    <w:rsid w:val="00D73E98"/>
    <w:rsid w:val="00D93158"/>
    <w:rsid w:val="00DA255B"/>
    <w:rsid w:val="00DB6580"/>
    <w:rsid w:val="00DD5964"/>
    <w:rsid w:val="00DF16C7"/>
    <w:rsid w:val="00E44E11"/>
    <w:rsid w:val="00EC256D"/>
    <w:rsid w:val="00EF4869"/>
    <w:rsid w:val="00F13390"/>
    <w:rsid w:val="00F2215E"/>
    <w:rsid w:val="00F22DAF"/>
    <w:rsid w:val="00F36052"/>
    <w:rsid w:val="00F852FE"/>
    <w:rsid w:val="00FA1DDD"/>
    <w:rsid w:val="00FA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040EB10"/>
  <w15:chartTrackingRefBased/>
  <w15:docId w15:val="{FF74DDC6-6AD1-43A9-A2CA-23F329AC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F1019"/>
  </w:style>
  <w:style w:type="paragraph" w:styleId="Nagwek1">
    <w:name w:val="heading 1"/>
    <w:basedOn w:val="Normalny"/>
    <w:next w:val="Normalny"/>
    <w:link w:val="Nagwek1Znak"/>
    <w:uiPriority w:val="9"/>
    <w:qFormat/>
    <w:rsid w:val="005F101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101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F101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01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F101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F101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F101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F101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F101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F10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F10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5F10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0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F10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F10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F10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F10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F10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kapitzlist">
    <w:name w:val="List Paragraph"/>
    <w:basedOn w:val="Normalny"/>
    <w:uiPriority w:val="34"/>
    <w:qFormat/>
    <w:rsid w:val="005F1019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F10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F1019"/>
    <w:rPr>
      <w:rFonts w:ascii="Segoe UI" w:hAnsi="Segoe UI" w:cs="Segoe UI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D46A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D46AB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D46AB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D46A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D46AB"/>
    <w:rPr>
      <w:b/>
      <w:bCs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7C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907C6E"/>
    <w:rPr>
      <w:rFonts w:eastAsiaTheme="minorEastAsia"/>
      <w:color w:val="5A5A5A" w:themeColor="text1" w:themeTint="A5"/>
      <w:spacing w:val="15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865C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865C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865C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734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D64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atkatabelijasna">
    <w:name w:val="Grid Table Light"/>
    <w:basedOn w:val="Standardowy"/>
    <w:uiPriority w:val="40"/>
    <w:rsid w:val="003E39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Zwykatabela2">
    <w:name w:val="Plain Table 2"/>
    <w:basedOn w:val="Standardowy"/>
    <w:uiPriority w:val="42"/>
    <w:rsid w:val="003E396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atki1jasnaakcent6">
    <w:name w:val="Grid Table 1 Light Accent 6"/>
    <w:basedOn w:val="Standardowy"/>
    <w:uiPriority w:val="46"/>
    <w:rsid w:val="003E396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listy7kolorowaakcent1">
    <w:name w:val="List Table 7 Colorful Accent 1"/>
    <w:basedOn w:val="Standardowy"/>
    <w:uiPriority w:val="52"/>
    <w:rsid w:val="003E396B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3akcent1">
    <w:name w:val="List Table 3 Accent 1"/>
    <w:basedOn w:val="Standardowy"/>
    <w:uiPriority w:val="48"/>
    <w:rsid w:val="003E396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emf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2301</TotalTime>
  <Pages>2</Pages>
  <Words>581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remigiusz.brzebrzycki@gmail.com</dc:creator>
  <cp:keywords/>
  <dc:description/>
  <cp:lastModifiedBy>remigiusz.brzebrzycki@gmail.com</cp:lastModifiedBy>
  <cp:revision>6</cp:revision>
  <dcterms:created xsi:type="dcterms:W3CDTF">2016-04-07T07:39:00Z</dcterms:created>
  <dcterms:modified xsi:type="dcterms:W3CDTF">2016-04-12T11:21:00Z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